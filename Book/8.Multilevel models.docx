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9C10B" w14:textId="372EAD28" w:rsidR="006A0306" w:rsidRDefault="00F929B0">
      <w:pPr>
        <w:rPr>
          <w:lang w:val="vi-VN"/>
        </w:rPr>
      </w:pPr>
      <w:r>
        <w:rPr>
          <w:lang w:val="vi-VN"/>
        </w:rPr>
        <w:t>(khái niệm hồi quy multilevel)</w:t>
      </w:r>
    </w:p>
    <w:p w14:paraId="12463A87" w14:textId="32A78528" w:rsidR="000E3596" w:rsidRDefault="000E3596">
      <w:pPr>
        <w:rPr>
          <w:ins w:id="0" w:author="Microsoft Office User" w:date="2020-03-29T00:26:00Z"/>
          <w:lang w:val="vi-VN"/>
        </w:rPr>
      </w:pPr>
    </w:p>
    <w:p w14:paraId="5FAC148A" w14:textId="586041D9" w:rsidR="00ED2715" w:rsidRDefault="00ED2715">
      <w:pPr>
        <w:rPr>
          <w:ins w:id="1" w:author="Microsoft Office User" w:date="2020-03-29T00:27:00Z"/>
          <w:lang w:val="vi-VN"/>
        </w:rPr>
      </w:pPr>
      <w:ins w:id="2" w:author="Microsoft Office User" w:date="2020-03-29T00:26:00Z">
        <w:r>
          <w:rPr>
            <w:lang w:val="vi-VN"/>
          </w:rPr>
          <w:t xml:space="preserve">Bắt đầu với bộ dữ </w:t>
        </w:r>
      </w:ins>
      <w:ins w:id="3" w:author="Microsoft Office User" w:date="2020-03-29T00:27:00Z">
        <w:r>
          <w:rPr>
            <w:lang w:val="vi-VN"/>
          </w:rPr>
          <w:t>liệu khảo sát thời gian đọc sách của học sinh</w:t>
        </w:r>
      </w:ins>
    </w:p>
    <w:p w14:paraId="7FCB148B" w14:textId="2F844905" w:rsidR="00ED2715" w:rsidRDefault="00ED2715">
      <w:pPr>
        <w:rPr>
          <w:ins w:id="4" w:author="Microsoft Office User" w:date="2020-03-29T00:27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2715" w14:paraId="4461BA43" w14:textId="77777777" w:rsidTr="00ED2715">
        <w:trPr>
          <w:ins w:id="5" w:author="Microsoft Office User" w:date="2020-03-29T00:27:00Z"/>
        </w:trPr>
        <w:tc>
          <w:tcPr>
            <w:tcW w:w="9010" w:type="dxa"/>
          </w:tcPr>
          <w:p w14:paraId="2ABE2C15" w14:textId="77777777" w:rsidR="00ED2715" w:rsidRDefault="00ED2715">
            <w:pPr>
              <w:rPr>
                <w:ins w:id="6" w:author="Microsoft Office User" w:date="2020-03-29T00:28:00Z"/>
                <w:lang w:val="vi-VN"/>
              </w:rPr>
            </w:pPr>
            <w:ins w:id="7" w:author="Microsoft Office User" w:date="2020-03-29T00:28:00Z">
              <w:r w:rsidRPr="00ED2715">
                <w:rPr>
                  <w:lang w:val="vi-VN"/>
                </w:rPr>
                <w:t>stem &lt;- read.csv(file="/</w:t>
              </w:r>
              <w:r>
                <w:rPr>
                  <w:lang w:val="vi-VN"/>
                </w:rPr>
                <w:t>bayesvl</w:t>
              </w:r>
              <w:r w:rsidRPr="00ED2715">
                <w:rPr>
                  <w:lang w:val="vi-VN"/>
                </w:rPr>
                <w:t>/STEM</w:t>
              </w:r>
              <w:r>
                <w:rPr>
                  <w:lang w:val="vi-VN"/>
                </w:rPr>
                <w:t>_data</w:t>
              </w:r>
              <w:r w:rsidRPr="00ED2715">
                <w:rPr>
                  <w:lang w:val="vi-VN"/>
                </w:rPr>
                <w:t>.csv",header=T)</w:t>
              </w:r>
            </w:ins>
          </w:p>
          <w:p w14:paraId="0FA83E11" w14:textId="4097B303" w:rsidR="00ED2715" w:rsidRPr="00ED2715" w:rsidRDefault="002D016C">
            <w:pPr>
              <w:rPr>
                <w:ins w:id="8" w:author="Microsoft Office User" w:date="2020-03-29T00:27:00Z"/>
                <w:rPrChange w:id="9" w:author="Microsoft Office User" w:date="2020-03-29T00:28:00Z">
                  <w:rPr>
                    <w:ins w:id="10" w:author="Microsoft Office User" w:date="2020-03-29T00:27:00Z"/>
                    <w:lang w:val="vi-VN"/>
                  </w:rPr>
                </w:rPrChange>
              </w:rPr>
            </w:pPr>
            <w:proofErr w:type="spellStart"/>
            <w:ins w:id="11" w:author="Microsoft Office User" w:date="2020-03-29T00:35:00Z">
              <w:r>
                <w:t>str</w:t>
              </w:r>
            </w:ins>
            <w:proofErr w:type="spellEnd"/>
            <w:ins w:id="12" w:author="Microsoft Office User" w:date="2020-03-29T00:28:00Z">
              <w:r w:rsidR="00ED2715">
                <w:t>(stem)</w:t>
              </w:r>
            </w:ins>
          </w:p>
        </w:tc>
      </w:tr>
    </w:tbl>
    <w:p w14:paraId="00F21C69" w14:textId="16BB4313" w:rsidR="00ED2715" w:rsidRDefault="00ED2715">
      <w:pPr>
        <w:rPr>
          <w:ins w:id="13" w:author="Microsoft Office User" w:date="2020-03-29T00:35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D016C" w14:paraId="57AC50E1" w14:textId="77777777" w:rsidTr="002D016C">
        <w:trPr>
          <w:ins w:id="14" w:author="Microsoft Office User" w:date="2020-03-29T00:35:00Z"/>
        </w:trPr>
        <w:tc>
          <w:tcPr>
            <w:tcW w:w="9010" w:type="dxa"/>
          </w:tcPr>
          <w:p w14:paraId="110B4BCB" w14:textId="77777777" w:rsidR="002D016C" w:rsidRPr="002D016C" w:rsidRDefault="002D016C" w:rsidP="002D016C">
            <w:pPr>
              <w:rPr>
                <w:ins w:id="15" w:author="Microsoft Office User" w:date="2020-03-29T00:35:00Z"/>
                <w:rFonts w:ascii="Courier New" w:hAnsi="Courier New" w:cs="Courier New"/>
                <w:sz w:val="20"/>
                <w:lang w:val="vi-VN"/>
                <w:rPrChange w:id="16" w:author="Microsoft Office User" w:date="2020-03-29T00:35:00Z">
                  <w:rPr>
                    <w:ins w:id="17" w:author="Microsoft Office User" w:date="2020-03-29T00:35:00Z"/>
                    <w:lang w:val="vi-VN"/>
                  </w:rPr>
                </w:rPrChange>
              </w:rPr>
            </w:pPr>
            <w:ins w:id="18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19" w:author="Microsoft Office User" w:date="2020-03-29T00:35:00Z">
                    <w:rPr>
                      <w:lang w:val="vi-VN"/>
                    </w:rPr>
                  </w:rPrChange>
                </w:rPr>
                <w:t>data.frame':</w:t>
              </w:r>
              <w:r w:rsidRPr="002D016C">
                <w:rPr>
                  <w:rFonts w:ascii="Courier New" w:hAnsi="Courier New" w:cs="Courier New"/>
                  <w:sz w:val="20"/>
                  <w:lang w:val="vi-VN"/>
                  <w:rPrChange w:id="20" w:author="Microsoft Office User" w:date="2020-03-29T00:35:00Z">
                    <w:rPr>
                      <w:lang w:val="vi-VN"/>
                    </w:rPr>
                  </w:rPrChange>
                </w:rPr>
                <w:tab/>
                <w:t>4630 obs. of  5 variables:</w:t>
              </w:r>
            </w:ins>
          </w:p>
          <w:p w14:paraId="79675D18" w14:textId="77777777" w:rsidR="002D016C" w:rsidRPr="002D016C" w:rsidRDefault="002D016C" w:rsidP="002D016C">
            <w:pPr>
              <w:rPr>
                <w:ins w:id="21" w:author="Microsoft Office User" w:date="2020-03-29T00:35:00Z"/>
                <w:rFonts w:ascii="Courier New" w:hAnsi="Courier New" w:cs="Courier New"/>
                <w:sz w:val="20"/>
                <w:lang w:val="vi-VN"/>
                <w:rPrChange w:id="22" w:author="Microsoft Office User" w:date="2020-03-29T00:35:00Z">
                  <w:rPr>
                    <w:ins w:id="23" w:author="Microsoft Office User" w:date="2020-03-29T00:35:00Z"/>
                    <w:lang w:val="vi-VN"/>
                  </w:rPr>
                </w:rPrChange>
              </w:rPr>
            </w:pPr>
            <w:ins w:id="2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25" w:author="Microsoft Office User" w:date="2020-03-29T00:35:00Z">
                    <w:rPr>
                      <w:lang w:val="vi-VN"/>
                    </w:rPr>
                  </w:rPrChange>
                </w:rPr>
                <w:t xml:space="preserve"> $ school : int  4 4 4 4 4 4 4 4 4 4 ...</w:t>
              </w:r>
            </w:ins>
          </w:p>
          <w:p w14:paraId="0D6B6452" w14:textId="77777777" w:rsidR="002D016C" w:rsidRPr="002D016C" w:rsidRDefault="002D016C" w:rsidP="002D016C">
            <w:pPr>
              <w:rPr>
                <w:ins w:id="26" w:author="Microsoft Office User" w:date="2020-03-29T00:35:00Z"/>
                <w:rFonts w:ascii="Courier New" w:hAnsi="Courier New" w:cs="Courier New"/>
                <w:sz w:val="20"/>
                <w:lang w:val="vi-VN"/>
                <w:rPrChange w:id="27" w:author="Microsoft Office User" w:date="2020-03-29T00:35:00Z">
                  <w:rPr>
                    <w:ins w:id="28" w:author="Microsoft Office User" w:date="2020-03-29T00:35:00Z"/>
                    <w:lang w:val="vi-VN"/>
                  </w:rPr>
                </w:rPrChange>
              </w:rPr>
            </w:pPr>
            <w:ins w:id="2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0" w:author="Microsoft Office User" w:date="2020-03-29T00:35:00Z">
                    <w:rPr>
                      <w:lang w:val="vi-VN"/>
                    </w:rPr>
                  </w:rPrChange>
                </w:rPr>
                <w:t xml:space="preserve"> $ gradeid: int  8 8 8 8 8 8 8 8 8 8 ...</w:t>
              </w:r>
            </w:ins>
          </w:p>
          <w:p w14:paraId="6BF46857" w14:textId="77777777" w:rsidR="002D016C" w:rsidRPr="002D016C" w:rsidRDefault="002D016C" w:rsidP="002D016C">
            <w:pPr>
              <w:rPr>
                <w:ins w:id="31" w:author="Microsoft Office User" w:date="2020-03-29T00:35:00Z"/>
                <w:rFonts w:ascii="Courier New" w:hAnsi="Courier New" w:cs="Courier New"/>
                <w:sz w:val="20"/>
                <w:lang w:val="vi-VN"/>
                <w:rPrChange w:id="32" w:author="Microsoft Office User" w:date="2020-03-29T00:35:00Z">
                  <w:rPr>
                    <w:ins w:id="33" w:author="Microsoft Office User" w:date="2020-03-29T00:35:00Z"/>
                    <w:lang w:val="vi-VN"/>
                  </w:rPr>
                </w:rPrChange>
              </w:rPr>
            </w:pPr>
            <w:ins w:id="3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5" w:author="Microsoft Office User" w:date="2020-03-29T00:35:00Z">
                    <w:rPr>
                      <w:lang w:val="vi-VN"/>
                    </w:rPr>
                  </w:rPrChange>
                </w:rPr>
                <w:t xml:space="preserve"> $ sex    : int  2 2 1 2 1 2 1 2 2 2 ...</w:t>
              </w:r>
            </w:ins>
          </w:p>
          <w:p w14:paraId="1A53C78C" w14:textId="77777777" w:rsidR="002D016C" w:rsidRPr="002D016C" w:rsidRDefault="002D016C" w:rsidP="002D016C">
            <w:pPr>
              <w:rPr>
                <w:ins w:id="36" w:author="Microsoft Office User" w:date="2020-03-29T00:35:00Z"/>
                <w:rFonts w:ascii="Courier New" w:hAnsi="Courier New" w:cs="Courier New"/>
                <w:sz w:val="20"/>
                <w:lang w:val="vi-VN"/>
                <w:rPrChange w:id="37" w:author="Microsoft Office User" w:date="2020-03-29T00:35:00Z">
                  <w:rPr>
                    <w:ins w:id="38" w:author="Microsoft Office User" w:date="2020-03-29T00:35:00Z"/>
                    <w:lang w:val="vi-VN"/>
                  </w:rPr>
                </w:rPrChange>
              </w:rPr>
            </w:pPr>
            <w:ins w:id="3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0" w:author="Microsoft Office User" w:date="2020-03-29T00:35:00Z">
                    <w:rPr>
                      <w:lang w:val="vi-VN"/>
                    </w:rPr>
                  </w:rPrChange>
                </w:rPr>
                <w:t xml:space="preserve"> $ aps45id: int  3 2 2 3 2 3 2 2 3 5 ...</w:t>
              </w:r>
            </w:ins>
          </w:p>
          <w:p w14:paraId="768E99B9" w14:textId="1B1AF5BE" w:rsidR="002D016C" w:rsidRDefault="002D016C" w:rsidP="002D016C">
            <w:pPr>
              <w:rPr>
                <w:ins w:id="41" w:author="Microsoft Office User" w:date="2020-03-29T00:35:00Z"/>
                <w:lang w:val="vi-VN"/>
              </w:rPr>
            </w:pPr>
            <w:ins w:id="42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3" w:author="Microsoft Office User" w:date="2020-03-29T00:35:00Z">
                    <w:rPr>
                      <w:lang w:val="vi-VN"/>
                    </w:rPr>
                  </w:rPrChange>
                </w:rPr>
                <w:t xml:space="preserve"> $ timesci: int  2 1 1 2 2 1 1 1 2 1 ...</w:t>
              </w:r>
            </w:ins>
          </w:p>
        </w:tc>
      </w:tr>
    </w:tbl>
    <w:p w14:paraId="2908EDDF" w14:textId="77777777" w:rsidR="002D016C" w:rsidRDefault="002D016C">
      <w:pPr>
        <w:rPr>
          <w:ins w:id="44" w:author="Microsoft Office User" w:date="2020-03-29T00:27:00Z"/>
          <w:lang w:val="vi-VN"/>
        </w:rPr>
      </w:pPr>
    </w:p>
    <w:p w14:paraId="2CA776C6" w14:textId="7DFBDE5C" w:rsidR="00ED2715" w:rsidRDefault="00114345">
      <w:pPr>
        <w:rPr>
          <w:ins w:id="45" w:author="Microsoft Office User" w:date="2020-03-29T00:36:00Z"/>
          <w:lang w:val="vi-VN"/>
        </w:rPr>
      </w:pPr>
      <w:ins w:id="46" w:author="Microsoft Office User" w:date="2020-03-29T00:36:00Z">
        <w:r w:rsidRPr="00114345">
          <w:rPr>
            <w:lang w:val="vi-VN"/>
            <w:rPrChange w:id="47" w:author="Microsoft Office User" w:date="2020-03-29T00:36:00Z">
              <w:rPr/>
            </w:rPrChange>
          </w:rPr>
          <w:t>B</w:t>
        </w:r>
        <w:r>
          <w:rPr>
            <w:lang w:val="vi-VN"/>
          </w:rPr>
          <w:t>ộ dữ liệu này bao gồm</w:t>
        </w:r>
        <w:r w:rsidR="00A362E5">
          <w:rPr>
            <w:lang w:val="vi-VN"/>
          </w:rPr>
          <w:t>:</w:t>
        </w:r>
      </w:ins>
    </w:p>
    <w:p w14:paraId="428E6A14" w14:textId="79DDDA1B" w:rsidR="00A362E5" w:rsidRDefault="00A362E5" w:rsidP="00A362E5">
      <w:pPr>
        <w:pStyle w:val="ListParagraph"/>
        <w:numPr>
          <w:ilvl w:val="0"/>
          <w:numId w:val="2"/>
        </w:numPr>
        <w:rPr>
          <w:ins w:id="48" w:author="Microsoft Office User" w:date="2020-03-29T00:36:00Z"/>
          <w:lang w:val="vi-VN"/>
        </w:rPr>
      </w:pPr>
      <w:ins w:id="49" w:author="Microsoft Office User" w:date="2020-03-29T00:36:00Z">
        <w:r>
          <w:rPr>
            <w:lang w:val="vi-VN"/>
          </w:rPr>
          <w:t>School: mã trường học (có 16 trường trong khảo sát)</w:t>
        </w:r>
      </w:ins>
    </w:p>
    <w:p w14:paraId="4F052C2D" w14:textId="0D5E74BC" w:rsidR="00A362E5" w:rsidRDefault="00A362E5" w:rsidP="00A362E5">
      <w:pPr>
        <w:pStyle w:val="ListParagraph"/>
        <w:numPr>
          <w:ilvl w:val="0"/>
          <w:numId w:val="2"/>
        </w:numPr>
        <w:rPr>
          <w:ins w:id="50" w:author="Microsoft Office User" w:date="2020-03-29T00:37:00Z"/>
          <w:lang w:val="vi-VN"/>
        </w:rPr>
      </w:pPr>
      <w:ins w:id="51" w:author="Microsoft Office User" w:date="2020-03-29T00:36:00Z">
        <w:r>
          <w:rPr>
            <w:lang w:val="vi-VN"/>
          </w:rPr>
          <w:t>Gradeid: mã khối học (</w:t>
        </w:r>
      </w:ins>
      <w:ins w:id="52" w:author="Microsoft Office User" w:date="2020-03-29T00:37:00Z">
        <w:r>
          <w:rPr>
            <w:lang w:val="vi-VN"/>
          </w:rPr>
          <w:t>6, 7, 8, 9)</w:t>
        </w:r>
      </w:ins>
    </w:p>
    <w:p w14:paraId="7BB0F6E2" w14:textId="59CE6BD3" w:rsidR="00C67B8C" w:rsidRDefault="00C67B8C" w:rsidP="00A362E5">
      <w:pPr>
        <w:pStyle w:val="ListParagraph"/>
        <w:numPr>
          <w:ilvl w:val="0"/>
          <w:numId w:val="2"/>
        </w:numPr>
        <w:rPr>
          <w:ins w:id="53" w:author="Microsoft Office User" w:date="2020-03-29T00:37:00Z"/>
          <w:lang w:val="vi-VN"/>
        </w:rPr>
      </w:pPr>
      <w:ins w:id="54" w:author="Microsoft Office User" w:date="2020-03-29T00:37:00Z">
        <w:r>
          <w:rPr>
            <w:lang w:val="vi-VN"/>
          </w:rPr>
          <w:t>Sex: giới tính học sinh</w:t>
        </w:r>
      </w:ins>
    </w:p>
    <w:p w14:paraId="5F0B6008" w14:textId="1DA28CF0" w:rsidR="00C67B8C" w:rsidRDefault="00C67B8C" w:rsidP="00A362E5">
      <w:pPr>
        <w:pStyle w:val="ListParagraph"/>
        <w:numPr>
          <w:ilvl w:val="0"/>
          <w:numId w:val="2"/>
        </w:numPr>
        <w:rPr>
          <w:ins w:id="55" w:author="Microsoft Office User" w:date="2020-03-29T00:37:00Z"/>
          <w:lang w:val="vi-VN"/>
        </w:rPr>
      </w:pPr>
      <w:ins w:id="56" w:author="Microsoft Office User" w:date="2020-03-29T00:37:00Z">
        <w:r>
          <w:rPr>
            <w:lang w:val="vi-VN"/>
          </w:rPr>
          <w:t xml:space="preserve">Asp45: </w:t>
        </w:r>
      </w:ins>
      <w:ins w:id="57" w:author="Microsoft Office User" w:date="2020-03-29T10:39:00Z">
        <w:r w:rsidR="001E1E21">
          <w:rPr>
            <w:lang w:val="vi-VN"/>
          </w:rPr>
          <w:t xml:space="preserve">điểm </w:t>
        </w:r>
      </w:ins>
      <w:ins w:id="58" w:author="Microsoft Office User" w:date="2020-03-29T00:37:00Z">
        <w:r>
          <w:rPr>
            <w:lang w:val="vi-VN"/>
          </w:rPr>
          <w:t>học lực trung bình của học sinh</w:t>
        </w:r>
      </w:ins>
    </w:p>
    <w:p w14:paraId="1BDA1585" w14:textId="2B47B47E" w:rsidR="00C67B8C" w:rsidRPr="00A362E5" w:rsidRDefault="00C67B8C">
      <w:pPr>
        <w:pStyle w:val="ListParagraph"/>
        <w:numPr>
          <w:ilvl w:val="0"/>
          <w:numId w:val="2"/>
        </w:numPr>
        <w:rPr>
          <w:ins w:id="59" w:author="Microsoft Office User" w:date="2020-03-29T00:36:00Z"/>
          <w:lang w:val="vi-VN"/>
        </w:rPr>
        <w:pPrChange w:id="60" w:author="Microsoft Office User" w:date="2020-03-29T00:36:00Z">
          <w:pPr/>
        </w:pPrChange>
      </w:pPr>
      <w:ins w:id="61" w:author="Microsoft Office User" w:date="2020-03-29T00:37:00Z">
        <w:r>
          <w:rPr>
            <w:lang w:val="vi-VN"/>
          </w:rPr>
          <w:t>Timesci</w:t>
        </w:r>
      </w:ins>
      <w:ins w:id="62" w:author="Microsoft Office User" w:date="2020-03-29T00:38:00Z">
        <w:r>
          <w:rPr>
            <w:lang w:val="vi-VN"/>
          </w:rPr>
          <w:t>: thời gian đọc sách xã hội</w:t>
        </w:r>
      </w:ins>
    </w:p>
    <w:p w14:paraId="481B9576" w14:textId="0E66891B" w:rsidR="00A362E5" w:rsidRDefault="00A362E5">
      <w:pPr>
        <w:rPr>
          <w:ins w:id="63" w:author="Microsoft Office User" w:date="2020-03-29T00:38:00Z"/>
          <w:lang w:val="vi-VN"/>
        </w:rPr>
      </w:pPr>
    </w:p>
    <w:p w14:paraId="0EA67813" w14:textId="3C88FE28" w:rsidR="004C292B" w:rsidRDefault="004C292B">
      <w:pPr>
        <w:rPr>
          <w:ins w:id="64" w:author="Microsoft Office User" w:date="2020-03-29T00:40:00Z"/>
          <w:lang w:val="vi-VN"/>
        </w:rPr>
      </w:pPr>
      <w:ins w:id="65" w:author="Microsoft Office User" w:date="2020-03-29T00:38:00Z">
        <w:r>
          <w:rPr>
            <w:lang w:val="vi-VN"/>
          </w:rPr>
          <w:t xml:space="preserve">Giả sử chúng ta đang định tìm mối liên hệ giữa học lực của học sinh và thời gian học sinh đọc sách. Với phương trình hồi </w:t>
        </w:r>
      </w:ins>
      <w:ins w:id="66" w:author="Microsoft Office User" w:date="2020-03-29T00:39:00Z">
        <w:r>
          <w:rPr>
            <w:lang w:val="vi-VN"/>
          </w:rPr>
          <w:t xml:space="preserve">quy tuyến tính ta có thể dựng mô hình tương quan giữa biến </w:t>
        </w:r>
      </w:ins>
      <w:ins w:id="67" w:author="Microsoft Office User" w:date="2020-03-29T00:40:00Z">
        <w:r w:rsidRPr="004C292B">
          <w:rPr>
            <w:lang w:val="vi-VN"/>
            <w:rPrChange w:id="68" w:author="Microsoft Office User" w:date="2020-03-29T00:40:00Z">
              <w:rPr/>
            </w:rPrChange>
          </w:rPr>
          <w:t>$</w:t>
        </w:r>
      </w:ins>
      <w:ins w:id="69" w:author="Microsoft Office User" w:date="2020-03-29T00:39:00Z">
        <w:r>
          <w:rPr>
            <w:lang w:val="vi-VN"/>
          </w:rPr>
          <w:t>y_{</w:t>
        </w:r>
        <w:r w:rsidRPr="004C292B">
          <w:rPr>
            <w:lang w:val="vi-VN"/>
            <w:rPrChange w:id="70" w:author="Microsoft Office User" w:date="2020-03-29T00:39:00Z">
              <w:rPr/>
            </w:rPrChange>
          </w:rPr>
          <w:t xml:space="preserve">asp45id} </w:t>
        </w:r>
      </w:ins>
      <w:ins w:id="71" w:author="Microsoft Office User" w:date="2020-04-09T19:43:00Z">
        <w:r w:rsidR="007D2F5A" w:rsidRPr="00CF0B7F">
          <w:rPr>
            <w:lang w:val="vi-VN"/>
            <w:rPrChange w:id="72" w:author="Microsoft Office User" w:date="2020-04-09T19:43:00Z">
              <w:rPr/>
            </w:rPrChange>
          </w:rPr>
          <w:t>~</w:t>
        </w:r>
      </w:ins>
      <w:ins w:id="73" w:author="Microsoft Office User" w:date="2020-03-29T00:40:00Z">
        <w:r w:rsidRPr="004C292B">
          <w:rPr>
            <w:lang w:val="vi-VN"/>
            <w:rPrChange w:id="74" w:author="Microsoft Office User" w:date="2020-03-29T00:40:00Z">
              <w:rPr/>
            </w:rPrChange>
          </w:rPr>
          <w:t xml:space="preserve"> x_{timesci}$</w:t>
        </w:r>
        <w:bookmarkStart w:id="75" w:name="_GoBack"/>
        <w:bookmarkEnd w:id="75"/>
        <w:r w:rsidRPr="004C292B">
          <w:rPr>
            <w:lang w:val="vi-VN"/>
            <w:rPrChange w:id="76" w:author="Microsoft Office User" w:date="2020-03-29T00:40:00Z">
              <w:rPr/>
            </w:rPrChange>
          </w:rPr>
          <w:t xml:space="preserve"> </w:t>
        </w:r>
      </w:ins>
      <w:ins w:id="77" w:author="Microsoft Office User" w:date="2020-03-29T00:41:00Z">
        <w:r w:rsidR="00F84BDC">
          <w:rPr>
            <w:lang w:val="vi-VN"/>
          </w:rPr>
          <w:t xml:space="preserve">(xem chương hồi quy tuyến tính) </w:t>
        </w:r>
      </w:ins>
      <w:ins w:id="78" w:author="Microsoft Office User" w:date="2020-03-29T00:40:00Z">
        <w:r>
          <w:rPr>
            <w:lang w:val="vi-VN"/>
          </w:rPr>
          <w:t>dạng:</w:t>
        </w:r>
      </w:ins>
    </w:p>
    <w:p w14:paraId="446A5784" w14:textId="36F36570" w:rsidR="004C292B" w:rsidRPr="004C292B" w:rsidRDefault="004C292B">
      <w:pPr>
        <w:jc w:val="center"/>
        <w:rPr>
          <w:ins w:id="79" w:author="Microsoft Office User" w:date="2020-03-29T00:39:00Z"/>
          <w:lang w:val="vi-VN"/>
        </w:rPr>
        <w:pPrChange w:id="80" w:author="Microsoft Office User" w:date="2020-03-29T00:41:00Z">
          <w:pPr/>
        </w:pPrChange>
      </w:pPr>
      <w:ins w:id="81" w:author="Microsoft Office User" w:date="2020-03-29T00:40:00Z">
        <w:r>
          <w:rPr>
            <w:lang w:val="vi-VN"/>
          </w:rPr>
          <w:t>$$y_{</w:t>
        </w:r>
        <w:r w:rsidRPr="0032764E">
          <w:rPr>
            <w:lang w:val="vi-VN"/>
          </w:rPr>
          <w:t xml:space="preserve">asp45} </w:t>
        </w:r>
        <w:r>
          <w:rPr>
            <w:lang w:val="vi-VN"/>
          </w:rPr>
          <w:t>= \alpha + \beta</w:t>
        </w:r>
        <w:r w:rsidRPr="0032764E">
          <w:rPr>
            <w:lang w:val="vi-VN"/>
          </w:rPr>
          <w:t xml:space="preserve"> x_{timesci}$$</w:t>
        </w:r>
      </w:ins>
    </w:p>
    <w:p w14:paraId="00B77E40" w14:textId="5E2D8296" w:rsidR="004C292B" w:rsidRDefault="00F16D78">
      <w:pPr>
        <w:rPr>
          <w:ins w:id="82" w:author="Microsoft Office User" w:date="2020-03-29T00:43:00Z"/>
          <w:lang w:val="vi-VN"/>
        </w:rPr>
      </w:pPr>
      <w:ins w:id="83" w:author="Microsoft Office User" w:date="2020-03-29T00:41:00Z">
        <w:r>
          <w:rPr>
            <w:lang w:val="vi-VN"/>
          </w:rPr>
          <w:t xml:space="preserve">Tuy nhiên ở đây dữ liệu khảo sát của chúng ta có khối lớp học </w:t>
        </w:r>
      </w:ins>
      <w:ins w:id="84" w:author="Microsoft Office User" w:date="2020-03-29T00:42:00Z">
        <w:r>
          <w:rPr>
            <w:lang w:val="vi-VN"/>
          </w:rPr>
          <w:t>(</w:t>
        </w:r>
      </w:ins>
      <w:ins w:id="85" w:author="Microsoft Office User" w:date="2020-03-29T00:41:00Z">
        <w:r>
          <w:rPr>
            <w:lang w:val="vi-VN"/>
          </w:rPr>
          <w:t>6</w:t>
        </w:r>
      </w:ins>
      <w:ins w:id="86" w:author="Microsoft Office User" w:date="2020-03-29T00:42:00Z">
        <w:r>
          <w:rPr>
            <w:lang w:val="vi-VN"/>
          </w:rPr>
          <w:t>, 7, 8, 9)</w:t>
        </w:r>
        <w:r w:rsidR="00272BBD">
          <w:rPr>
            <w:lang w:val="vi-VN"/>
          </w:rPr>
          <w:t>. Tất nhiên chúng ta có thể đưa biến khối lớp vào phương trình như bài toán hồi quy đa biến (xem chương hồi quy tuyến tính)</w:t>
        </w:r>
        <w:r w:rsidR="00A74C47">
          <w:rPr>
            <w:lang w:val="vi-VN"/>
          </w:rPr>
          <w:t>.</w:t>
        </w:r>
      </w:ins>
    </w:p>
    <w:p w14:paraId="03A27626" w14:textId="0BECDB9B" w:rsidR="001757E9" w:rsidRPr="004C292B" w:rsidRDefault="001757E9" w:rsidP="001757E9">
      <w:pPr>
        <w:jc w:val="center"/>
        <w:rPr>
          <w:ins w:id="87" w:author="Microsoft Office User" w:date="2020-03-29T00:43:00Z"/>
          <w:lang w:val="vi-VN"/>
        </w:rPr>
      </w:pPr>
      <w:ins w:id="88" w:author="Microsoft Office User" w:date="2020-03-29T00:43:00Z">
        <w:r>
          <w:rPr>
            <w:lang w:val="vi-VN"/>
          </w:rPr>
          <w:t>$$y_{</w:t>
        </w:r>
        <w:r w:rsidRPr="0032764E">
          <w:rPr>
            <w:lang w:val="vi-VN"/>
          </w:rPr>
          <w:t xml:space="preserve">asp45} </w:t>
        </w:r>
        <w:r>
          <w:rPr>
            <w:lang w:val="vi-VN"/>
          </w:rPr>
          <w:t>= \alpha + \beta_</w:t>
        </w:r>
        <w:r w:rsidRPr="0032764E">
          <w:rPr>
            <w:lang w:val="vi-VN"/>
          </w:rPr>
          <w:t>{timesci} x_{timesci}</w:t>
        </w:r>
        <w:r>
          <w:rPr>
            <w:lang w:val="vi-VN"/>
          </w:rPr>
          <w:t xml:space="preserve"> + \beta_{grade}</w:t>
        </w:r>
        <w:r w:rsidR="0044512B">
          <w:rPr>
            <w:lang w:val="vi-VN"/>
          </w:rPr>
          <w:t xml:space="preserve"> x_{</w:t>
        </w:r>
      </w:ins>
      <w:ins w:id="89" w:author="Microsoft Office User" w:date="2020-03-29T00:44:00Z">
        <w:r w:rsidR="0044512B">
          <w:rPr>
            <w:lang w:val="vi-VN"/>
          </w:rPr>
          <w:t>grade</w:t>
        </w:r>
      </w:ins>
      <w:ins w:id="90" w:author="Microsoft Office User" w:date="2020-03-29T00:43:00Z">
        <w:r w:rsidR="0044512B">
          <w:rPr>
            <w:lang w:val="vi-VN"/>
          </w:rPr>
          <w:t>}</w:t>
        </w:r>
        <w:r w:rsidRPr="0032764E">
          <w:rPr>
            <w:lang w:val="vi-VN"/>
          </w:rPr>
          <w:t>$$</w:t>
        </w:r>
      </w:ins>
    </w:p>
    <w:p w14:paraId="12F7AACF" w14:textId="307BD159" w:rsidR="001757E9" w:rsidRDefault="001D2976">
      <w:pPr>
        <w:rPr>
          <w:ins w:id="91" w:author="Microsoft Office User" w:date="2020-03-29T00:47:00Z"/>
          <w:lang w:val="vi-VN"/>
        </w:rPr>
      </w:pPr>
      <w:ins w:id="92" w:author="Microsoft Office User" w:date="2020-03-29T00:44:00Z">
        <w:r>
          <w:rPr>
            <w:lang w:val="vi-VN"/>
          </w:rPr>
          <w:t xml:space="preserve">Tuy nhiên cũng có thể thấy việc đưa yếu tố khối học vào </w:t>
        </w:r>
      </w:ins>
      <w:ins w:id="93" w:author="Microsoft Office User" w:date="2020-03-29T00:45:00Z">
        <w:r>
          <w:rPr>
            <w:lang w:val="vi-VN"/>
          </w:rPr>
          <w:t xml:space="preserve">đây có thể chưa hoàn toàn hợp lý. Nếu tách riêng khối học ta có thể có các quan hệ tách biệt giữa thời gian đọc sách và học </w:t>
        </w:r>
      </w:ins>
      <w:ins w:id="94" w:author="Microsoft Office User" w:date="2020-03-29T00:46:00Z">
        <w:r>
          <w:rPr>
            <w:lang w:val="vi-VN"/>
          </w:rPr>
          <w:t>lực học sinh của từng khối. Như thế nếu phân tích theo hướng này ta có thể có sự so sánh tương quan giữa các khối học, mặt khác</w:t>
        </w:r>
        <w:r w:rsidR="00C40B58">
          <w:rPr>
            <w:lang w:val="vi-VN"/>
          </w:rPr>
          <w:t xml:space="preserve"> việc giả định yếu tố khối học sẽ ảnh hưởng tới </w:t>
        </w:r>
      </w:ins>
      <w:ins w:id="95" w:author="Microsoft Office User" w:date="2020-03-29T00:47:00Z">
        <w:r w:rsidR="00C40B58">
          <w:rPr>
            <w:lang w:val="vi-VN"/>
          </w:rPr>
          <w:t>tuyến tính với học lực học sinh là chưa hợp lý.</w:t>
        </w:r>
      </w:ins>
    </w:p>
    <w:p w14:paraId="191B0772" w14:textId="402F2FD9" w:rsidR="006A7E4D" w:rsidRDefault="004F617F">
      <w:pPr>
        <w:rPr>
          <w:ins w:id="96" w:author="Microsoft Office User" w:date="2020-03-29T00:49:00Z"/>
          <w:lang w:val="vi-VN"/>
        </w:rPr>
      </w:pPr>
      <w:ins w:id="97" w:author="Microsoft Office User" w:date="2020-03-29T00:47:00Z">
        <w:r>
          <w:rPr>
            <w:lang w:val="vi-VN"/>
          </w:rPr>
          <w:t xml:space="preserve">Như vậy, </w:t>
        </w:r>
      </w:ins>
      <w:ins w:id="98" w:author="Microsoft Office User" w:date="2020-03-29T00:48:00Z">
        <w:r>
          <w:rPr>
            <w:lang w:val="vi-VN"/>
          </w:rPr>
          <w:t xml:space="preserve">ta có thể tách dữ liệu ra thành 4 khối dữ liệu cho 4 khối lớp và tiến hành phân tích độc lập trên frequentist </w:t>
        </w:r>
      </w:ins>
      <w:ins w:id="99" w:author="Microsoft Office User" w:date="2020-03-29T00:49:00Z">
        <w:r>
          <w:rPr>
            <w:lang w:val="vi-VN"/>
          </w:rPr>
          <w:t>như sau:</w:t>
        </w:r>
      </w:ins>
    </w:p>
    <w:p w14:paraId="6D4B7AE3" w14:textId="2F050552" w:rsidR="004F617F" w:rsidRDefault="004F617F">
      <w:pPr>
        <w:rPr>
          <w:ins w:id="100" w:author="Microsoft Office User" w:date="2020-03-29T00:49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6423" w14:paraId="05EF585A" w14:textId="77777777" w:rsidTr="00C16423">
        <w:trPr>
          <w:ins w:id="101" w:author="Microsoft Office User" w:date="2020-03-29T00:49:00Z"/>
        </w:trPr>
        <w:tc>
          <w:tcPr>
            <w:tcW w:w="9010" w:type="dxa"/>
          </w:tcPr>
          <w:p w14:paraId="66F07BAD" w14:textId="77777777" w:rsidR="009808B4" w:rsidRDefault="009808B4" w:rsidP="009808B4">
            <w:pPr>
              <w:rPr>
                <w:ins w:id="102" w:author="Microsoft Office User" w:date="2020-03-29T01:10:00Z"/>
              </w:rPr>
            </w:pPr>
            <w:ins w:id="103" w:author="Microsoft Office User" w:date="2020-03-29T01:10:00Z">
              <w:r>
                <w:t xml:space="preserve">stem6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==6,]</w:t>
              </w:r>
            </w:ins>
          </w:p>
          <w:p w14:paraId="32C5935C" w14:textId="77777777" w:rsidR="009808B4" w:rsidRDefault="009808B4" w:rsidP="009808B4">
            <w:pPr>
              <w:rPr>
                <w:ins w:id="104" w:author="Microsoft Office User" w:date="2020-03-29T01:10:00Z"/>
              </w:rPr>
            </w:pPr>
            <w:ins w:id="105" w:author="Microsoft Office User" w:date="2020-03-29T01:10:00Z">
              <w:r>
                <w:t xml:space="preserve">stem7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==7,]</w:t>
              </w:r>
            </w:ins>
          </w:p>
          <w:p w14:paraId="60B2FF65" w14:textId="77777777" w:rsidR="009808B4" w:rsidRDefault="009808B4" w:rsidP="009808B4">
            <w:pPr>
              <w:rPr>
                <w:ins w:id="106" w:author="Microsoft Office User" w:date="2020-03-29T01:10:00Z"/>
              </w:rPr>
            </w:pPr>
            <w:ins w:id="107" w:author="Microsoft Office User" w:date="2020-03-29T01:10:00Z">
              <w:r>
                <w:t xml:space="preserve">stem8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==8,]</w:t>
              </w:r>
            </w:ins>
          </w:p>
          <w:p w14:paraId="4DFCB0C3" w14:textId="77777777" w:rsidR="009808B4" w:rsidRDefault="009808B4" w:rsidP="009808B4">
            <w:pPr>
              <w:rPr>
                <w:ins w:id="108" w:author="Microsoft Office User" w:date="2020-03-29T01:10:00Z"/>
              </w:rPr>
            </w:pPr>
            <w:ins w:id="109" w:author="Microsoft Office User" w:date="2020-03-29T01:10:00Z">
              <w:r>
                <w:t xml:space="preserve">stem9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==9,]</w:t>
              </w:r>
            </w:ins>
          </w:p>
          <w:p w14:paraId="72161855" w14:textId="77777777" w:rsidR="009808B4" w:rsidRDefault="009808B4" w:rsidP="009808B4">
            <w:pPr>
              <w:rPr>
                <w:ins w:id="110" w:author="Microsoft Office User" w:date="2020-03-29T01:10:00Z"/>
              </w:rPr>
            </w:pPr>
            <w:ins w:id="111" w:author="Microsoft Office User" w:date="2020-03-29T01:10:00Z">
              <w:r>
                <w:t xml:space="preserve">fit6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 ~ </w:t>
              </w:r>
              <w:proofErr w:type="spellStart"/>
              <w:r>
                <w:t>timesci</w:t>
              </w:r>
              <w:proofErr w:type="spellEnd"/>
              <w:r>
                <w:t>, data = stem6)</w:t>
              </w:r>
            </w:ins>
          </w:p>
          <w:p w14:paraId="54B05982" w14:textId="77777777" w:rsidR="009808B4" w:rsidRDefault="009808B4" w:rsidP="009808B4">
            <w:pPr>
              <w:rPr>
                <w:ins w:id="112" w:author="Microsoft Office User" w:date="2020-03-29T01:10:00Z"/>
              </w:rPr>
            </w:pPr>
            <w:ins w:id="113" w:author="Microsoft Office User" w:date="2020-03-29T01:10:00Z">
              <w:r>
                <w:t xml:space="preserve">fit7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stem7)</w:t>
              </w:r>
            </w:ins>
          </w:p>
          <w:p w14:paraId="0C66A7F9" w14:textId="77777777" w:rsidR="009808B4" w:rsidRDefault="009808B4" w:rsidP="009808B4">
            <w:pPr>
              <w:rPr>
                <w:ins w:id="114" w:author="Microsoft Office User" w:date="2020-03-29T01:10:00Z"/>
              </w:rPr>
            </w:pPr>
            <w:ins w:id="115" w:author="Microsoft Office User" w:date="2020-03-29T01:10:00Z">
              <w:r>
                <w:t xml:space="preserve">fit8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stem8)</w:t>
              </w:r>
            </w:ins>
          </w:p>
          <w:p w14:paraId="5946A378" w14:textId="77777777" w:rsidR="009808B4" w:rsidRDefault="009808B4" w:rsidP="009808B4">
            <w:pPr>
              <w:rPr>
                <w:ins w:id="116" w:author="Microsoft Office User" w:date="2020-03-29T01:10:00Z"/>
              </w:rPr>
            </w:pPr>
            <w:ins w:id="117" w:author="Microsoft Office User" w:date="2020-03-29T01:10:00Z">
              <w:r>
                <w:t xml:space="preserve">fit9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stem9)</w:t>
              </w:r>
            </w:ins>
          </w:p>
          <w:p w14:paraId="05FA0C49" w14:textId="77777777" w:rsidR="009808B4" w:rsidRDefault="009808B4" w:rsidP="009808B4">
            <w:pPr>
              <w:rPr>
                <w:ins w:id="118" w:author="Microsoft Office User" w:date="2020-03-29T01:10:00Z"/>
              </w:rPr>
            </w:pPr>
            <w:ins w:id="119" w:author="Microsoft Office User" w:date="2020-03-29T01:10:00Z">
              <w:r>
                <w:t>summary(fit6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64B61041" w14:textId="77777777" w:rsidR="009808B4" w:rsidRDefault="009808B4" w:rsidP="009808B4">
            <w:pPr>
              <w:rPr>
                <w:ins w:id="120" w:author="Microsoft Office User" w:date="2020-03-29T01:10:00Z"/>
              </w:rPr>
            </w:pPr>
            <w:ins w:id="121" w:author="Microsoft Office User" w:date="2020-03-29T01:10:00Z">
              <w:r>
                <w:t>summary(fit7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379A6F3F" w14:textId="77777777" w:rsidR="009808B4" w:rsidRDefault="009808B4" w:rsidP="009808B4">
            <w:pPr>
              <w:rPr>
                <w:ins w:id="122" w:author="Microsoft Office User" w:date="2020-03-29T01:10:00Z"/>
              </w:rPr>
            </w:pPr>
            <w:ins w:id="123" w:author="Microsoft Office User" w:date="2020-03-29T01:10:00Z">
              <w:r>
                <w:t>summary(fit8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3D1C68DA" w14:textId="3AAA915D" w:rsidR="00643A43" w:rsidRPr="0076272F" w:rsidRDefault="009808B4" w:rsidP="009808B4">
            <w:pPr>
              <w:rPr>
                <w:ins w:id="124" w:author="Microsoft Office User" w:date="2020-03-29T00:49:00Z"/>
                <w:rPrChange w:id="125" w:author="Microsoft Office User" w:date="2020-03-29T00:49:00Z">
                  <w:rPr>
                    <w:ins w:id="126" w:author="Microsoft Office User" w:date="2020-03-29T00:49:00Z"/>
                    <w:lang w:val="vi-VN"/>
                  </w:rPr>
                </w:rPrChange>
              </w:rPr>
            </w:pPr>
            <w:ins w:id="127" w:author="Microsoft Office User" w:date="2020-03-29T01:10:00Z">
              <w:r>
                <w:lastRenderedPageBreak/>
                <w:t>summary(fit9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</w:tc>
      </w:tr>
    </w:tbl>
    <w:p w14:paraId="6EA9F3BA" w14:textId="109480A7" w:rsidR="00E57EB5" w:rsidRDefault="00E57EB5">
      <w:pPr>
        <w:rPr>
          <w:ins w:id="128" w:author="Microsoft Office User" w:date="2020-03-29T01:09:00Z"/>
          <w:lang w:val="vi-VN"/>
        </w:rPr>
      </w:pPr>
    </w:p>
    <w:p w14:paraId="2C1830C7" w14:textId="1FB9671B" w:rsidR="003A1C23" w:rsidRDefault="00056FB8">
      <w:pPr>
        <w:rPr>
          <w:ins w:id="129" w:author="Microsoft Office User" w:date="2020-03-29T10:36:00Z"/>
          <w:lang w:val="vi-VN"/>
        </w:rPr>
      </w:pPr>
      <w:ins w:id="130" w:author="Microsoft Office User" w:date="2020-03-29T10:42:00Z">
        <w:r w:rsidRPr="00056FB8">
          <w:rPr>
            <w:noProof/>
            <w:lang w:val="vi-VN"/>
          </w:rPr>
          <w:drawing>
            <wp:inline distT="0" distB="0" distL="0" distR="0" wp14:anchorId="26B52724" wp14:editId="4D7BDDCC">
              <wp:extent cx="5727700" cy="39192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0" cy="3919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36C9C2" w14:textId="640E5335" w:rsidR="00A65BE4" w:rsidRDefault="008417ED">
      <w:pPr>
        <w:rPr>
          <w:ins w:id="131" w:author="Microsoft Office User" w:date="2020-03-29T10:38:00Z"/>
          <w:lang w:val="vi-VN"/>
        </w:rPr>
      </w:pPr>
      <w:ins w:id="132" w:author="Microsoft Office User" w:date="2020-03-29T10:36:00Z">
        <w:r w:rsidRPr="008417ED">
          <w:rPr>
            <w:lang w:val="vi-VN"/>
            <w:rPrChange w:id="133" w:author="Microsoft Office User" w:date="2020-03-29T10:37:00Z">
              <w:rPr/>
            </w:rPrChange>
          </w:rPr>
          <w:t>Nh</w:t>
        </w:r>
      </w:ins>
      <w:ins w:id="134" w:author="Microsoft Office User" w:date="2020-03-29T10:37:00Z">
        <w:r>
          <w:rPr>
            <w:lang w:val="vi-VN"/>
          </w:rPr>
          <w:t>ư vậy, ta thấy cách hồi quy trên, ta phân hoạch dữ liệu ra 4 nhóm dữ liệu độc lập, kết quả sẽ cho ta 4 đường hồi quy khác nhau của 4 nhóm. Nếu</w:t>
        </w:r>
      </w:ins>
      <w:ins w:id="135" w:author="Microsoft Office User" w:date="2020-03-29T10:38:00Z">
        <w:r>
          <w:rPr>
            <w:lang w:val="vi-VN"/>
          </w:rPr>
          <w:t xml:space="preserve"> viết lại công thức hồi quy cho </w:t>
        </w:r>
      </w:ins>
      <w:ins w:id="136" w:author="Microsoft Office User" w:date="2020-03-29T11:03:00Z">
        <w:r w:rsidR="00452EC4">
          <w:rPr>
            <w:lang w:val="vi-VN"/>
          </w:rPr>
          <w:t>p</w:t>
        </w:r>
      </w:ins>
      <w:ins w:id="137" w:author="Microsoft Office User" w:date="2020-03-29T10:38:00Z">
        <w:r>
          <w:rPr>
            <w:lang w:val="vi-VN"/>
          </w:rPr>
          <w:t xml:space="preserve"> nhóm dữ liệu ta sẽ có dạng</w:t>
        </w:r>
      </w:ins>
      <w:ins w:id="138" w:author="Microsoft Office User" w:date="2020-03-29T10:52:00Z">
        <w:r w:rsidR="003F40B3" w:rsidRPr="003F40B3">
          <w:rPr>
            <w:lang w:val="vi-VN"/>
            <w:rPrChange w:id="139" w:author="Microsoft Office User" w:date="2020-03-29T10:52:00Z">
              <w:rPr/>
            </w:rPrChange>
          </w:rPr>
          <w:t xml:space="preserve"> </w:t>
        </w:r>
      </w:ins>
      <w:ins w:id="140" w:author="Microsoft Office User" w:date="2020-03-29T10:53:00Z">
        <w:r w:rsidR="003F40B3" w:rsidRPr="003F40B3">
          <w:rPr>
            <w:lang w:val="vi-VN"/>
            <w:rPrChange w:id="141" w:author="Microsoft Office User" w:date="2020-03-29T10:53:00Z">
              <w:rPr/>
            </w:rPrChange>
          </w:rPr>
          <w:t>(mixed mo</w:t>
        </w:r>
        <w:r w:rsidR="003F40B3" w:rsidRPr="006A5268">
          <w:rPr>
            <w:lang w:val="vi-VN"/>
            <w:rPrChange w:id="142" w:author="Microsoft Office User" w:date="2020-03-29T10:53:00Z">
              <w:rPr/>
            </w:rPrChange>
          </w:rPr>
          <w:t>de)</w:t>
        </w:r>
      </w:ins>
      <w:ins w:id="143" w:author="Microsoft Office User" w:date="2020-03-29T10:38:00Z">
        <w:r>
          <w:rPr>
            <w:lang w:val="vi-VN"/>
          </w:rPr>
          <w:t>:</w:t>
        </w:r>
      </w:ins>
    </w:p>
    <w:p w14:paraId="05083354" w14:textId="12C7F09D" w:rsidR="008417ED" w:rsidRPr="00E165D7" w:rsidRDefault="008417ED">
      <w:pPr>
        <w:jc w:val="center"/>
        <w:rPr>
          <w:ins w:id="144" w:author="Microsoft Office User" w:date="2020-03-29T00:43:00Z"/>
          <w:lang w:val="vi-VN"/>
        </w:rPr>
        <w:pPrChange w:id="145" w:author="Microsoft Office User" w:date="2020-03-29T10:52:00Z">
          <w:pPr/>
        </w:pPrChange>
      </w:pPr>
      <w:ins w:id="146" w:author="Microsoft Office User" w:date="2020-03-29T10:38:00Z">
        <w:r>
          <w:rPr>
            <w:lang w:val="vi-VN"/>
          </w:rPr>
          <w:t>$$y</w:t>
        </w:r>
      </w:ins>
      <w:ins w:id="147" w:author="Microsoft Office User" w:date="2020-03-29T10:50:00Z">
        <w:r w:rsidR="00C52CCA" w:rsidRPr="00E165D7">
          <w:rPr>
            <w:lang w:val="vi-VN"/>
            <w:rPrChange w:id="148" w:author="Microsoft Office User" w:date="2020-03-29T10:52:00Z">
              <w:rPr/>
            </w:rPrChange>
          </w:rPr>
          <w:t>_</w:t>
        </w:r>
      </w:ins>
      <w:ins w:id="149" w:author="Microsoft Office User" w:date="2020-03-29T10:51:00Z">
        <w:r w:rsidR="00062DFB" w:rsidRPr="00E165D7">
          <w:rPr>
            <w:lang w:val="vi-VN"/>
            <w:rPrChange w:id="150" w:author="Microsoft Office User" w:date="2020-03-29T10:52:00Z">
              <w:rPr/>
            </w:rPrChange>
          </w:rPr>
          <w:t>{</w:t>
        </w:r>
      </w:ins>
      <w:ins w:id="151" w:author="Microsoft Office User" w:date="2020-03-29T10:50:00Z">
        <w:r w:rsidR="00062DFB" w:rsidRPr="00E165D7">
          <w:rPr>
            <w:lang w:val="vi-VN"/>
            <w:rPrChange w:id="152" w:author="Microsoft Office User" w:date="2020-03-29T10:52:00Z">
              <w:rPr/>
            </w:rPrChange>
          </w:rPr>
          <w:t>k</w:t>
        </w:r>
      </w:ins>
      <w:ins w:id="153" w:author="Microsoft Office User" w:date="2020-03-29T10:51:00Z">
        <w:r w:rsidR="00062DFB" w:rsidRPr="00E165D7">
          <w:rPr>
            <w:lang w:val="vi-VN"/>
            <w:rPrChange w:id="154" w:author="Microsoft Office User" w:date="2020-03-29T10:52:00Z">
              <w:rPr/>
            </w:rPrChange>
          </w:rPr>
          <w:t>i} = \alpha_k + \beta_k x_{k</w:t>
        </w:r>
      </w:ins>
      <w:ins w:id="155" w:author="Microsoft Office User" w:date="2020-03-29T10:52:00Z">
        <w:r w:rsidR="00062DFB" w:rsidRPr="00E165D7">
          <w:rPr>
            <w:lang w:val="vi-VN"/>
            <w:rPrChange w:id="156" w:author="Microsoft Office User" w:date="2020-03-29T10:52:00Z">
              <w:rPr/>
            </w:rPrChange>
          </w:rPr>
          <w:t>i}$$</w:t>
        </w:r>
      </w:ins>
    </w:p>
    <w:p w14:paraId="7A93654F" w14:textId="2A419598" w:rsidR="001757E9" w:rsidRPr="008943C9" w:rsidRDefault="006A296A">
      <w:pPr>
        <w:rPr>
          <w:ins w:id="157" w:author="Microsoft Office User" w:date="2020-03-29T10:52:00Z"/>
          <w:lang w:val="vi-VN"/>
        </w:rPr>
      </w:pPr>
      <w:ins w:id="158" w:author="Microsoft Office User" w:date="2020-03-29T11:02:00Z">
        <w:r w:rsidRPr="008943C9">
          <w:rPr>
            <w:lang w:val="vi-VN"/>
            <w:rPrChange w:id="159" w:author="Microsoft Office User" w:date="2020-03-29T11:03:00Z">
              <w:rPr/>
            </w:rPrChange>
          </w:rPr>
          <w:t>Trong đó</w:t>
        </w:r>
        <w:r>
          <w:rPr>
            <w:lang w:val="vi-VN"/>
          </w:rPr>
          <w:t xml:space="preserve"> </w:t>
        </w:r>
        <w:r w:rsidR="008943C9">
          <w:rPr>
            <w:lang w:val="vi-VN"/>
          </w:rPr>
          <w:t xml:space="preserve">k </w:t>
        </w:r>
      </w:ins>
      <w:ins w:id="160" w:author="Microsoft Office User" w:date="2020-03-29T11:03:00Z">
        <w:r w:rsidR="008943C9">
          <w:rPr>
            <w:lang w:val="vi-VN"/>
          </w:rPr>
          <w:t>là số nhóm dữ liệu</w:t>
        </w:r>
        <w:r w:rsidR="00087A8B">
          <w:rPr>
            <w:lang w:val="vi-VN"/>
          </w:rPr>
          <w:t xml:space="preserve"> k = 1..p</w:t>
        </w:r>
        <w:r w:rsidR="003078B4">
          <w:rPr>
            <w:lang w:val="vi-VN"/>
          </w:rPr>
          <w:t>.</w:t>
        </w:r>
      </w:ins>
    </w:p>
    <w:p w14:paraId="2FB73813" w14:textId="4ACBEFFC" w:rsidR="000718C0" w:rsidRDefault="000718C0">
      <w:pPr>
        <w:rPr>
          <w:ins w:id="161" w:author="Microsoft Office User" w:date="2020-03-29T11:03:00Z"/>
          <w:lang w:val="vi-VN"/>
        </w:rPr>
      </w:pPr>
    </w:p>
    <w:p w14:paraId="0CC27F26" w14:textId="520ED0DC" w:rsidR="000525A4" w:rsidRPr="007D2F5A" w:rsidRDefault="000525A4">
      <w:pPr>
        <w:rPr>
          <w:ins w:id="162" w:author="Microsoft Office User" w:date="2020-03-29T00:41:00Z"/>
          <w:lang w:val="vi-VN"/>
        </w:rPr>
      </w:pPr>
      <w:ins w:id="163" w:author="Microsoft Office User" w:date="2020-03-29T11:03:00Z">
        <w:r>
          <w:rPr>
            <w:lang w:val="vi-VN"/>
          </w:rPr>
          <w:t xml:space="preserve">Nếu </w:t>
        </w:r>
      </w:ins>
    </w:p>
    <w:p w14:paraId="0C2A0900" w14:textId="77777777" w:rsidR="00F84BDC" w:rsidRPr="00114345" w:rsidRDefault="00F84BDC">
      <w:pPr>
        <w:rPr>
          <w:lang w:val="vi-VN"/>
          <w:rPrChange w:id="164" w:author="Microsoft Office User" w:date="2020-03-29T00:36:00Z">
            <w:rPr/>
          </w:rPrChange>
        </w:rPr>
      </w:pPr>
    </w:p>
    <w:p w14:paraId="14B5A8AE" w14:textId="47810B3C" w:rsidR="00D626D7" w:rsidRPr="00AB342C" w:rsidRDefault="00036584">
      <w:pPr>
        <w:rPr>
          <w:lang w:val="vi-VN"/>
        </w:rPr>
      </w:pPr>
      <w:r>
        <w:rPr>
          <w:lang w:val="vi-VN"/>
        </w:rPr>
        <w:t>3 loại mô hình</w:t>
      </w:r>
      <w:r w:rsidR="00AB342C" w:rsidRPr="00AB342C">
        <w:rPr>
          <w:lang w:val="vi-VN"/>
        </w:rPr>
        <w:t xml:space="preserve"> tuyến</w:t>
      </w:r>
      <w:r w:rsidR="00AB342C">
        <w:rPr>
          <w:lang w:val="vi-VN"/>
        </w:rPr>
        <w:t xml:space="preserve"> tính multilevel</w:t>
      </w:r>
    </w:p>
    <w:p w14:paraId="064B5BED" w14:textId="6B1D790A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slope</w:t>
      </w:r>
    </w:p>
    <w:p w14:paraId="64B971C3" w14:textId="38AE8A91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intercept</w:t>
      </w:r>
    </w:p>
    <w:p w14:paraId="1B06ABBA" w14:textId="1F7E27FC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Mixed</w:t>
      </w:r>
    </w:p>
    <w:p w14:paraId="45D0A2D9" w14:textId="342754CC" w:rsidR="00606EEA" w:rsidRDefault="00606EEA" w:rsidP="00606EEA">
      <w:pPr>
        <w:rPr>
          <w:lang w:val="vi-VN"/>
        </w:rPr>
      </w:pPr>
    </w:p>
    <w:p w14:paraId="63ECF2DE" w14:textId="61521F39" w:rsidR="00AC3711" w:rsidRDefault="002C4BAF" w:rsidP="00606EEA">
      <w:pPr>
        <w:rPr>
          <w:lang w:val="vi-VN"/>
        </w:rPr>
      </w:pPr>
      <w:r>
        <w:rPr>
          <w:lang w:val="vi-VN"/>
        </w:rPr>
        <w:t>Pool</w:t>
      </w:r>
      <w:r w:rsidR="003D4895">
        <w:rPr>
          <w:lang w:val="vi-VN"/>
        </w:rPr>
        <w:t>,</w:t>
      </w:r>
      <w:r>
        <w:rPr>
          <w:lang w:val="vi-VN"/>
        </w:rPr>
        <w:t xml:space="preserve"> non-pool và partial-pool</w:t>
      </w:r>
    </w:p>
    <w:p w14:paraId="2684C897" w14:textId="4F101E7F" w:rsidR="00135A6D" w:rsidRDefault="00135A6D" w:rsidP="00606EEA">
      <w:pPr>
        <w:rPr>
          <w:lang w:val="vi-VN"/>
        </w:rPr>
      </w:pPr>
    </w:p>
    <w:p w14:paraId="386EDF94" w14:textId="0D897A99" w:rsidR="00135A6D" w:rsidRDefault="00865963" w:rsidP="00606EEA">
      <w:pPr>
        <w:rPr>
          <w:lang w:val="vi-VN"/>
        </w:rPr>
      </w:pPr>
      <w:r>
        <w:rPr>
          <w:lang w:val="vi-VN"/>
        </w:rPr>
        <w:t>Mô hình bài STEM</w:t>
      </w:r>
    </w:p>
    <w:p w14:paraId="6E30E9B0" w14:textId="1CAA201C" w:rsidR="00865963" w:rsidRDefault="00865963" w:rsidP="00606EEA">
      <w:pPr>
        <w:rPr>
          <w:lang w:val="vi-VN"/>
        </w:rPr>
      </w:pPr>
    </w:p>
    <w:p w14:paraId="7134580A" w14:textId="00225DEA" w:rsidR="00570282" w:rsidRPr="00ED2715" w:rsidRDefault="00570282" w:rsidP="00570282">
      <w:pPr>
        <w:rPr>
          <w:lang w:val="vi-VN"/>
        </w:rPr>
      </w:pPr>
      <w:r>
        <w:rPr>
          <w:lang w:val="vi-VN"/>
        </w:rPr>
        <w:t xml:space="preserve">Mô hình bài </w:t>
      </w:r>
      <w:r w:rsidRPr="00ED2715">
        <w:rPr>
          <w:lang w:val="vi-VN"/>
        </w:rPr>
        <w:t>DKAP</w:t>
      </w:r>
    </w:p>
    <w:p w14:paraId="459E9E86" w14:textId="77777777" w:rsidR="00570282" w:rsidRPr="00606EEA" w:rsidRDefault="00570282" w:rsidP="00606EEA">
      <w:pPr>
        <w:rPr>
          <w:lang w:val="vi-VN"/>
        </w:rPr>
      </w:pPr>
    </w:p>
    <w:sectPr w:rsidR="00570282" w:rsidRPr="00606EEA" w:rsidSect="0000421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E6438"/>
    <w:multiLevelType w:val="hybridMultilevel"/>
    <w:tmpl w:val="4080FC5E"/>
    <w:lvl w:ilvl="0" w:tplc="C30C38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02254"/>
    <w:multiLevelType w:val="hybridMultilevel"/>
    <w:tmpl w:val="5A06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06"/>
    <w:rsid w:val="00004217"/>
    <w:rsid w:val="00036584"/>
    <w:rsid w:val="000525A4"/>
    <w:rsid w:val="00056FB8"/>
    <w:rsid w:val="00062DFB"/>
    <w:rsid w:val="000718C0"/>
    <w:rsid w:val="00087A8B"/>
    <w:rsid w:val="000E3596"/>
    <w:rsid w:val="00114345"/>
    <w:rsid w:val="00135A6D"/>
    <w:rsid w:val="001757E9"/>
    <w:rsid w:val="001D2976"/>
    <w:rsid w:val="001E1E21"/>
    <w:rsid w:val="00272BBD"/>
    <w:rsid w:val="002C4BAF"/>
    <w:rsid w:val="002D016C"/>
    <w:rsid w:val="003078B4"/>
    <w:rsid w:val="003A1C23"/>
    <w:rsid w:val="003D4895"/>
    <w:rsid w:val="003F40B3"/>
    <w:rsid w:val="0044512B"/>
    <w:rsid w:val="00452EC4"/>
    <w:rsid w:val="004C292B"/>
    <w:rsid w:val="004F617F"/>
    <w:rsid w:val="00570282"/>
    <w:rsid w:val="00606EEA"/>
    <w:rsid w:val="00643A43"/>
    <w:rsid w:val="006A0306"/>
    <w:rsid w:val="006A296A"/>
    <w:rsid w:val="006A5268"/>
    <w:rsid w:val="006A7E4D"/>
    <w:rsid w:val="00713D8C"/>
    <w:rsid w:val="00742AE1"/>
    <w:rsid w:val="0076272F"/>
    <w:rsid w:val="007D2F5A"/>
    <w:rsid w:val="008417ED"/>
    <w:rsid w:val="00865963"/>
    <w:rsid w:val="008943C9"/>
    <w:rsid w:val="008D25E7"/>
    <w:rsid w:val="009808B4"/>
    <w:rsid w:val="00A362E5"/>
    <w:rsid w:val="00A65BE4"/>
    <w:rsid w:val="00A74C47"/>
    <w:rsid w:val="00AB342C"/>
    <w:rsid w:val="00AC3711"/>
    <w:rsid w:val="00C16423"/>
    <w:rsid w:val="00C40B58"/>
    <w:rsid w:val="00C52CCA"/>
    <w:rsid w:val="00C67B8C"/>
    <w:rsid w:val="00CF0B7F"/>
    <w:rsid w:val="00D626D7"/>
    <w:rsid w:val="00D969A9"/>
    <w:rsid w:val="00E165D7"/>
    <w:rsid w:val="00E57EB5"/>
    <w:rsid w:val="00ED2715"/>
    <w:rsid w:val="00F16D78"/>
    <w:rsid w:val="00F57BED"/>
    <w:rsid w:val="00F84BDC"/>
    <w:rsid w:val="00F929B0"/>
    <w:rsid w:val="00FF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36B54"/>
  <w15:chartTrackingRefBased/>
  <w15:docId w15:val="{304218C2-4472-B940-9F4E-8A9C3D14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271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715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ED27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2020-03-03T01:26:00Z</dcterms:created>
  <dcterms:modified xsi:type="dcterms:W3CDTF">2020-04-09T12:43:00Z</dcterms:modified>
</cp:coreProperties>
</file>